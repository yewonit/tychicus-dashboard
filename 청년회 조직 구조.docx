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DAE75" w14:textId="77777777" w:rsidR="00461DF6" w:rsidRPr="00461DF6" w:rsidRDefault="00461DF6" w:rsidP="00461DF6">
      <w:pPr>
        <w:rPr>
          <w:b/>
          <w:bCs/>
        </w:rPr>
      </w:pPr>
      <w:r w:rsidRPr="00461DF6">
        <w:rPr>
          <w:b/>
          <w:bCs/>
        </w:rPr>
        <w:t>청년회 조직 구조</w:t>
      </w:r>
    </w:p>
    <w:p w14:paraId="709A70B4" w14:textId="77777777" w:rsidR="00461DF6" w:rsidRPr="00461DF6" w:rsidRDefault="00461DF6" w:rsidP="00461DF6">
      <w:pPr>
        <w:rPr>
          <w:b/>
          <w:bCs/>
        </w:rPr>
      </w:pPr>
      <w:r w:rsidRPr="00461DF6">
        <w:rPr>
          <w:b/>
          <w:bCs/>
        </w:rPr>
        <w:t>조직 개요</w:t>
      </w:r>
    </w:p>
    <w:p w14:paraId="6FE29E0D" w14:textId="77777777" w:rsidR="00461DF6" w:rsidRPr="00461DF6" w:rsidRDefault="00461DF6" w:rsidP="00461DF6">
      <w:r w:rsidRPr="00461DF6">
        <w:t>청년회는 교역자를 중심으로 한 계층적 조직 구조로 운영되며, 전체 청년들을 체계적으로 관리하고 섬기는 시스템을 갖춘 교회 부서입니다.</w:t>
      </w:r>
    </w:p>
    <w:p w14:paraId="63D65D6B" w14:textId="77777777" w:rsidR="00461DF6" w:rsidRPr="00461DF6" w:rsidRDefault="00461DF6" w:rsidP="00461DF6">
      <w:pPr>
        <w:rPr>
          <w:b/>
          <w:bCs/>
        </w:rPr>
      </w:pPr>
      <w:r w:rsidRPr="00461DF6">
        <w:rPr>
          <w:b/>
          <w:bCs/>
        </w:rPr>
        <w:t>조직 구성</w:t>
      </w:r>
    </w:p>
    <w:p w14:paraId="31CAC616" w14:textId="77777777" w:rsidR="00461DF6" w:rsidRPr="00461DF6" w:rsidRDefault="00461DF6" w:rsidP="00461DF6">
      <w:pPr>
        <w:rPr>
          <w:b/>
          <w:bCs/>
        </w:rPr>
      </w:pPr>
      <w:r w:rsidRPr="00461DF6">
        <w:rPr>
          <w:b/>
          <w:bCs/>
        </w:rPr>
        <w:t>1. 교역자</w:t>
      </w:r>
    </w:p>
    <w:p w14:paraId="4B1E0944" w14:textId="77777777" w:rsidR="00461DF6" w:rsidRPr="00461DF6" w:rsidRDefault="00461DF6" w:rsidP="00461DF6">
      <w:pPr>
        <w:numPr>
          <w:ilvl w:val="0"/>
          <w:numId w:val="8"/>
        </w:numPr>
      </w:pPr>
      <w:r w:rsidRPr="00461DF6">
        <w:rPr>
          <w:b/>
          <w:bCs/>
        </w:rPr>
        <w:t>목사, 전도사</w:t>
      </w:r>
    </w:p>
    <w:p w14:paraId="5A565649" w14:textId="77777777" w:rsidR="00461DF6" w:rsidRPr="00461DF6" w:rsidRDefault="00461DF6" w:rsidP="00461DF6">
      <w:pPr>
        <w:numPr>
          <w:ilvl w:val="0"/>
          <w:numId w:val="8"/>
        </w:numPr>
      </w:pPr>
      <w:r w:rsidRPr="00461DF6">
        <w:rPr>
          <w:b/>
          <w:bCs/>
        </w:rPr>
        <w:t>역할</w:t>
      </w:r>
      <w:r w:rsidRPr="00461DF6">
        <w:t>: 청년회 전체를 총괄하고 영적 지도를 담당</w:t>
      </w:r>
    </w:p>
    <w:p w14:paraId="3D390D87" w14:textId="77777777" w:rsidR="00461DF6" w:rsidRPr="00461DF6" w:rsidRDefault="00461DF6" w:rsidP="00461DF6">
      <w:pPr>
        <w:numPr>
          <w:ilvl w:val="0"/>
          <w:numId w:val="8"/>
        </w:numPr>
      </w:pPr>
      <w:r w:rsidRPr="00461DF6">
        <w:rPr>
          <w:b/>
          <w:bCs/>
        </w:rPr>
        <w:t>소속</w:t>
      </w:r>
      <w:r w:rsidRPr="00461DF6">
        <w:t>: 조직 전체를 관할하며 국, 그룹, 순에 직접 소속되지 않음</w:t>
      </w:r>
    </w:p>
    <w:p w14:paraId="50C8DA2B" w14:textId="77777777" w:rsidR="00461DF6" w:rsidRPr="00461DF6" w:rsidRDefault="00461DF6" w:rsidP="00461DF6">
      <w:pPr>
        <w:rPr>
          <w:b/>
          <w:bCs/>
        </w:rPr>
      </w:pPr>
      <w:r w:rsidRPr="00461DF6">
        <w:rPr>
          <w:b/>
          <w:bCs/>
        </w:rPr>
        <w:t>2. 회장단</w:t>
      </w:r>
    </w:p>
    <w:p w14:paraId="44669390" w14:textId="77777777" w:rsidR="00461DF6" w:rsidRPr="00461DF6" w:rsidRDefault="00461DF6" w:rsidP="00461DF6">
      <w:pPr>
        <w:numPr>
          <w:ilvl w:val="0"/>
          <w:numId w:val="9"/>
        </w:numPr>
      </w:pPr>
      <w:r w:rsidRPr="00461DF6">
        <w:rPr>
          <w:b/>
          <w:bCs/>
        </w:rPr>
        <w:t>역할</w:t>
      </w:r>
      <w:r w:rsidRPr="00461DF6">
        <w:t xml:space="preserve">: 교역자를 보필하며 청년회 전체 조직을 기획하는 최고 청년 </w:t>
      </w:r>
      <w:proofErr w:type="spellStart"/>
      <w:r w:rsidRPr="00461DF6">
        <w:t>리더층</w:t>
      </w:r>
      <w:proofErr w:type="spellEnd"/>
    </w:p>
    <w:p w14:paraId="2E37E364" w14:textId="77777777" w:rsidR="00461DF6" w:rsidRPr="00461DF6" w:rsidRDefault="00461DF6" w:rsidP="00461DF6">
      <w:pPr>
        <w:numPr>
          <w:ilvl w:val="0"/>
          <w:numId w:val="9"/>
        </w:numPr>
      </w:pPr>
      <w:r w:rsidRPr="00461DF6">
        <w:rPr>
          <w:b/>
          <w:bCs/>
        </w:rPr>
        <w:t>소속</w:t>
      </w:r>
      <w:r w:rsidRPr="00461DF6">
        <w:t>: 각자 국, 그룹, 순에 소속되어 있음</w:t>
      </w:r>
    </w:p>
    <w:p w14:paraId="311B3245" w14:textId="77777777" w:rsidR="00461DF6" w:rsidRPr="00461DF6" w:rsidRDefault="00461DF6" w:rsidP="00461DF6">
      <w:pPr>
        <w:numPr>
          <w:ilvl w:val="0"/>
          <w:numId w:val="9"/>
        </w:numPr>
      </w:pPr>
      <w:r w:rsidRPr="00461DF6">
        <w:rPr>
          <w:b/>
          <w:bCs/>
        </w:rPr>
        <w:t>구성</w:t>
      </w:r>
      <w:r w:rsidRPr="00461DF6">
        <w:t>:</w:t>
      </w:r>
    </w:p>
    <w:p w14:paraId="7B644AB8" w14:textId="77777777" w:rsidR="00461DF6" w:rsidRPr="00461DF6" w:rsidRDefault="00461DF6" w:rsidP="00461DF6">
      <w:pPr>
        <w:numPr>
          <w:ilvl w:val="1"/>
          <w:numId w:val="9"/>
        </w:numPr>
      </w:pPr>
      <w:r w:rsidRPr="00461DF6">
        <w:t>회장</w:t>
      </w:r>
    </w:p>
    <w:p w14:paraId="519363E3" w14:textId="77777777" w:rsidR="00461DF6" w:rsidRPr="00461DF6" w:rsidRDefault="00461DF6" w:rsidP="00461DF6">
      <w:pPr>
        <w:numPr>
          <w:ilvl w:val="1"/>
          <w:numId w:val="9"/>
        </w:numPr>
      </w:pPr>
      <w:r w:rsidRPr="00461DF6">
        <w:t>부회장</w:t>
      </w:r>
    </w:p>
    <w:p w14:paraId="1E6BDCCD" w14:textId="77777777" w:rsidR="00461DF6" w:rsidRPr="00461DF6" w:rsidRDefault="00461DF6" w:rsidP="00461DF6">
      <w:pPr>
        <w:numPr>
          <w:ilvl w:val="1"/>
          <w:numId w:val="9"/>
        </w:numPr>
      </w:pPr>
      <w:r w:rsidRPr="00461DF6">
        <w:t>서기</w:t>
      </w:r>
    </w:p>
    <w:p w14:paraId="2B025614" w14:textId="77777777" w:rsidR="00461DF6" w:rsidRPr="00461DF6" w:rsidRDefault="00461DF6" w:rsidP="00461DF6">
      <w:pPr>
        <w:numPr>
          <w:ilvl w:val="1"/>
          <w:numId w:val="9"/>
        </w:numPr>
      </w:pPr>
      <w:r w:rsidRPr="00461DF6">
        <w:t>부서기</w:t>
      </w:r>
    </w:p>
    <w:p w14:paraId="13ACFA2F" w14:textId="77777777" w:rsidR="00461DF6" w:rsidRPr="00461DF6" w:rsidRDefault="00461DF6" w:rsidP="00461DF6">
      <w:pPr>
        <w:numPr>
          <w:ilvl w:val="1"/>
          <w:numId w:val="9"/>
        </w:numPr>
      </w:pPr>
      <w:r w:rsidRPr="00461DF6">
        <w:t>회계</w:t>
      </w:r>
    </w:p>
    <w:p w14:paraId="6E06AA66" w14:textId="77777777" w:rsidR="00461DF6" w:rsidRPr="00461DF6" w:rsidRDefault="00461DF6" w:rsidP="00461DF6">
      <w:pPr>
        <w:numPr>
          <w:ilvl w:val="1"/>
          <w:numId w:val="9"/>
        </w:numPr>
      </w:pPr>
      <w:proofErr w:type="spellStart"/>
      <w:r w:rsidRPr="00461DF6">
        <w:t>부회계</w:t>
      </w:r>
      <w:proofErr w:type="spellEnd"/>
    </w:p>
    <w:p w14:paraId="10C3F648" w14:textId="77777777" w:rsidR="00461DF6" w:rsidRPr="00461DF6" w:rsidRDefault="00461DF6" w:rsidP="00461DF6">
      <w:pPr>
        <w:numPr>
          <w:ilvl w:val="1"/>
          <w:numId w:val="9"/>
        </w:numPr>
      </w:pPr>
      <w:r w:rsidRPr="00461DF6">
        <w:t>총무</w:t>
      </w:r>
    </w:p>
    <w:p w14:paraId="48CBD8EF" w14:textId="77777777" w:rsidR="00461DF6" w:rsidRPr="00461DF6" w:rsidRDefault="00461DF6" w:rsidP="00461DF6">
      <w:pPr>
        <w:rPr>
          <w:b/>
          <w:bCs/>
        </w:rPr>
      </w:pPr>
      <w:r w:rsidRPr="00461DF6">
        <w:rPr>
          <w:b/>
          <w:bCs/>
        </w:rPr>
        <w:t xml:space="preserve">3. </w:t>
      </w:r>
      <w:proofErr w:type="spellStart"/>
      <w:r w:rsidRPr="00461DF6">
        <w:rPr>
          <w:b/>
          <w:bCs/>
        </w:rPr>
        <w:t>그룹국</w:t>
      </w:r>
      <w:proofErr w:type="spellEnd"/>
      <w:r w:rsidRPr="00461DF6">
        <w:rPr>
          <w:b/>
          <w:bCs/>
        </w:rPr>
        <w:t xml:space="preserve"> </w:t>
      </w:r>
      <w:proofErr w:type="spellStart"/>
      <w:r w:rsidRPr="00461DF6">
        <w:rPr>
          <w:b/>
          <w:bCs/>
        </w:rPr>
        <w:t>국장단</w:t>
      </w:r>
      <w:proofErr w:type="spellEnd"/>
    </w:p>
    <w:p w14:paraId="4F4E2C2E" w14:textId="77777777" w:rsidR="00461DF6" w:rsidRPr="00461DF6" w:rsidRDefault="00461DF6" w:rsidP="00461DF6">
      <w:pPr>
        <w:numPr>
          <w:ilvl w:val="0"/>
          <w:numId w:val="10"/>
        </w:numPr>
      </w:pPr>
      <w:r w:rsidRPr="00461DF6">
        <w:rPr>
          <w:b/>
          <w:bCs/>
        </w:rPr>
        <w:t>역할</w:t>
      </w:r>
      <w:r w:rsidRPr="00461DF6">
        <w:t>: 청년회 전체 인원을 연령대별로 5개국으로 나누어 각 국을 관리</w:t>
      </w:r>
    </w:p>
    <w:p w14:paraId="0501B502" w14:textId="77777777" w:rsidR="00461DF6" w:rsidRPr="00461DF6" w:rsidRDefault="00461DF6" w:rsidP="00461DF6">
      <w:pPr>
        <w:numPr>
          <w:ilvl w:val="0"/>
          <w:numId w:val="10"/>
        </w:numPr>
      </w:pPr>
      <w:r w:rsidRPr="00461DF6">
        <w:rPr>
          <w:b/>
          <w:bCs/>
        </w:rPr>
        <w:t>인원 구성</w:t>
      </w:r>
      <w:r w:rsidRPr="00461DF6">
        <w:t>:</w:t>
      </w:r>
    </w:p>
    <w:p w14:paraId="2D89CE77" w14:textId="77777777" w:rsidR="00461DF6" w:rsidRPr="00461DF6" w:rsidRDefault="00461DF6" w:rsidP="00461DF6">
      <w:pPr>
        <w:numPr>
          <w:ilvl w:val="1"/>
          <w:numId w:val="10"/>
        </w:numPr>
      </w:pPr>
      <w:r w:rsidRPr="00461DF6">
        <w:rPr>
          <w:b/>
          <w:bCs/>
        </w:rPr>
        <w:t>국장</w:t>
      </w:r>
      <w:r w:rsidRPr="00461DF6">
        <w:t>: 각 국별 1명씩 총 5명</w:t>
      </w:r>
    </w:p>
    <w:p w14:paraId="1AC282AD" w14:textId="77777777" w:rsidR="00461DF6" w:rsidRPr="00461DF6" w:rsidRDefault="00461DF6" w:rsidP="00461DF6">
      <w:pPr>
        <w:numPr>
          <w:ilvl w:val="1"/>
          <w:numId w:val="10"/>
        </w:numPr>
      </w:pPr>
      <w:r w:rsidRPr="00461DF6">
        <w:rPr>
          <w:b/>
          <w:bCs/>
        </w:rPr>
        <w:t>부국장</w:t>
      </w:r>
      <w:r w:rsidRPr="00461DF6">
        <w:t>: 각 국별 1명씩 총 5명</w:t>
      </w:r>
    </w:p>
    <w:p w14:paraId="331BD95A" w14:textId="77777777" w:rsidR="00461DF6" w:rsidRPr="00461DF6" w:rsidRDefault="00461DF6" w:rsidP="00461DF6">
      <w:pPr>
        <w:numPr>
          <w:ilvl w:val="0"/>
          <w:numId w:val="10"/>
        </w:numPr>
      </w:pPr>
      <w:r w:rsidRPr="00461DF6">
        <w:rPr>
          <w:b/>
          <w:bCs/>
        </w:rPr>
        <w:lastRenderedPageBreak/>
        <w:t>소속</w:t>
      </w:r>
      <w:r w:rsidRPr="00461DF6">
        <w:t>: 각자 담당하는 국, 그룹, 순에 소속되어 있음</w:t>
      </w:r>
    </w:p>
    <w:p w14:paraId="4E6E1581" w14:textId="77777777" w:rsidR="00461DF6" w:rsidRPr="00461DF6" w:rsidRDefault="00461DF6" w:rsidP="00461DF6">
      <w:pPr>
        <w:numPr>
          <w:ilvl w:val="0"/>
          <w:numId w:val="10"/>
        </w:numPr>
      </w:pPr>
      <w:r w:rsidRPr="00461DF6">
        <w:rPr>
          <w:b/>
          <w:bCs/>
        </w:rPr>
        <w:t>관할 범위</w:t>
      </w:r>
      <w:r w:rsidRPr="00461DF6">
        <w:t>: 각 국당 3~4개 그룹을 관리</w:t>
      </w:r>
    </w:p>
    <w:p w14:paraId="703BDE76" w14:textId="77777777" w:rsidR="00461DF6" w:rsidRPr="00461DF6" w:rsidRDefault="00461DF6" w:rsidP="00461DF6">
      <w:pPr>
        <w:rPr>
          <w:b/>
          <w:bCs/>
        </w:rPr>
      </w:pPr>
      <w:r w:rsidRPr="00461DF6">
        <w:rPr>
          <w:b/>
          <w:bCs/>
        </w:rPr>
        <w:t>4. 그룹장단</w:t>
      </w:r>
    </w:p>
    <w:p w14:paraId="43D24496" w14:textId="77777777" w:rsidR="00461DF6" w:rsidRPr="00461DF6" w:rsidRDefault="00461DF6" w:rsidP="00461DF6">
      <w:pPr>
        <w:numPr>
          <w:ilvl w:val="0"/>
          <w:numId w:val="11"/>
        </w:numPr>
      </w:pPr>
      <w:r w:rsidRPr="00461DF6">
        <w:rPr>
          <w:b/>
          <w:bCs/>
        </w:rPr>
        <w:t>역할</w:t>
      </w:r>
      <w:r w:rsidRPr="00461DF6">
        <w:t>: 각 그룹국을 3~4개 그룹으로 세분화하여 각 그룹을 관리</w:t>
      </w:r>
    </w:p>
    <w:p w14:paraId="749E01BC" w14:textId="77777777" w:rsidR="00461DF6" w:rsidRPr="00461DF6" w:rsidRDefault="00461DF6" w:rsidP="00461DF6">
      <w:pPr>
        <w:numPr>
          <w:ilvl w:val="0"/>
          <w:numId w:val="11"/>
        </w:numPr>
      </w:pPr>
      <w:r w:rsidRPr="00461DF6">
        <w:rPr>
          <w:b/>
          <w:bCs/>
        </w:rPr>
        <w:t>인원 구성</w:t>
      </w:r>
      <w:r w:rsidRPr="00461DF6">
        <w:t>:</w:t>
      </w:r>
    </w:p>
    <w:p w14:paraId="6CB581EE" w14:textId="77777777" w:rsidR="00461DF6" w:rsidRPr="00461DF6" w:rsidRDefault="00461DF6" w:rsidP="00461DF6">
      <w:pPr>
        <w:numPr>
          <w:ilvl w:val="1"/>
          <w:numId w:val="11"/>
        </w:numPr>
      </w:pPr>
      <w:proofErr w:type="spellStart"/>
      <w:r w:rsidRPr="00461DF6">
        <w:rPr>
          <w:b/>
          <w:bCs/>
        </w:rPr>
        <w:t>그룹장</w:t>
      </w:r>
      <w:proofErr w:type="spellEnd"/>
      <w:r w:rsidRPr="00461DF6">
        <w:t>: 각 그룹별 1명 (전체 청년회 기준 15~20명)</w:t>
      </w:r>
    </w:p>
    <w:p w14:paraId="0A467263" w14:textId="77777777" w:rsidR="00461DF6" w:rsidRPr="00461DF6" w:rsidRDefault="00461DF6" w:rsidP="00461DF6">
      <w:pPr>
        <w:numPr>
          <w:ilvl w:val="1"/>
          <w:numId w:val="11"/>
        </w:numPr>
      </w:pPr>
      <w:r w:rsidRPr="00461DF6">
        <w:rPr>
          <w:b/>
          <w:bCs/>
        </w:rPr>
        <w:t>부그룹장</w:t>
      </w:r>
      <w:r w:rsidRPr="00461DF6">
        <w:t>: 각 그룹별 1명 (전체 청년회 기준 15~20명)</w:t>
      </w:r>
    </w:p>
    <w:p w14:paraId="4B9EFB3C" w14:textId="77777777" w:rsidR="00461DF6" w:rsidRPr="00461DF6" w:rsidRDefault="00461DF6" w:rsidP="00461DF6">
      <w:pPr>
        <w:numPr>
          <w:ilvl w:val="0"/>
          <w:numId w:val="11"/>
        </w:numPr>
      </w:pPr>
      <w:r w:rsidRPr="00461DF6">
        <w:rPr>
          <w:b/>
          <w:bCs/>
        </w:rPr>
        <w:t>소속</w:t>
      </w:r>
      <w:r w:rsidRPr="00461DF6">
        <w:t>: 각자 담당하는 그룹과 순에 소속되어 있음</w:t>
      </w:r>
    </w:p>
    <w:p w14:paraId="2D18FA46" w14:textId="77777777" w:rsidR="00461DF6" w:rsidRPr="00461DF6" w:rsidRDefault="00461DF6" w:rsidP="00461DF6">
      <w:pPr>
        <w:numPr>
          <w:ilvl w:val="0"/>
          <w:numId w:val="11"/>
        </w:numPr>
      </w:pPr>
      <w:r w:rsidRPr="00461DF6">
        <w:rPr>
          <w:b/>
          <w:bCs/>
        </w:rPr>
        <w:t>관할 범위</w:t>
      </w:r>
      <w:r w:rsidRPr="00461DF6">
        <w:t>: 각 그룹당 3~4개 순을 관리</w:t>
      </w:r>
    </w:p>
    <w:p w14:paraId="3246223A" w14:textId="77777777" w:rsidR="00461DF6" w:rsidRPr="00461DF6" w:rsidRDefault="00461DF6" w:rsidP="00461DF6">
      <w:pPr>
        <w:rPr>
          <w:b/>
          <w:bCs/>
        </w:rPr>
      </w:pPr>
      <w:r w:rsidRPr="00461DF6">
        <w:rPr>
          <w:b/>
          <w:bCs/>
        </w:rPr>
        <w:t>5. 순장</w:t>
      </w:r>
    </w:p>
    <w:p w14:paraId="479BD9E5" w14:textId="77777777" w:rsidR="00461DF6" w:rsidRPr="00461DF6" w:rsidRDefault="00461DF6" w:rsidP="00461DF6">
      <w:pPr>
        <w:numPr>
          <w:ilvl w:val="0"/>
          <w:numId w:val="12"/>
        </w:numPr>
      </w:pPr>
      <w:r w:rsidRPr="00461DF6">
        <w:rPr>
          <w:b/>
          <w:bCs/>
        </w:rPr>
        <w:t>역할</w:t>
      </w:r>
      <w:r w:rsidRPr="00461DF6">
        <w:t>: 각 그룹을 3~4개 순(팀)으로 나누어 각 순을 직접 관리하는 소그룹 리더</w:t>
      </w:r>
    </w:p>
    <w:p w14:paraId="41030354" w14:textId="77777777" w:rsidR="00461DF6" w:rsidRPr="00461DF6" w:rsidRDefault="00461DF6" w:rsidP="00461DF6">
      <w:pPr>
        <w:numPr>
          <w:ilvl w:val="0"/>
          <w:numId w:val="12"/>
        </w:numPr>
      </w:pPr>
      <w:r w:rsidRPr="00461DF6">
        <w:rPr>
          <w:b/>
          <w:bCs/>
        </w:rPr>
        <w:t>인원 구성</w:t>
      </w:r>
      <w:r w:rsidRPr="00461DF6">
        <w:t>: 각 순별 1명 (전체 청년회 기준 45~80명)</w:t>
      </w:r>
    </w:p>
    <w:p w14:paraId="2BA37EE4" w14:textId="77777777" w:rsidR="00461DF6" w:rsidRPr="00461DF6" w:rsidRDefault="00461DF6" w:rsidP="00461DF6">
      <w:pPr>
        <w:numPr>
          <w:ilvl w:val="0"/>
          <w:numId w:val="12"/>
        </w:numPr>
      </w:pPr>
      <w:r w:rsidRPr="00461DF6">
        <w:rPr>
          <w:b/>
          <w:bCs/>
        </w:rPr>
        <w:t>소속</w:t>
      </w:r>
      <w:r w:rsidRPr="00461DF6">
        <w:t>: 각자 담당하는 순에 소속되어 있음</w:t>
      </w:r>
    </w:p>
    <w:p w14:paraId="3A47AE58" w14:textId="77777777" w:rsidR="00461DF6" w:rsidRPr="00461DF6" w:rsidRDefault="00461DF6" w:rsidP="00461DF6">
      <w:pPr>
        <w:numPr>
          <w:ilvl w:val="0"/>
          <w:numId w:val="12"/>
        </w:numPr>
      </w:pPr>
      <w:r w:rsidRPr="00461DF6">
        <w:rPr>
          <w:b/>
          <w:bCs/>
        </w:rPr>
        <w:t>관할 범위</w:t>
      </w:r>
      <w:r w:rsidRPr="00461DF6">
        <w:t>: 순원, EBS, 새가족을 포함한 순 전체 구성원 관리</w:t>
      </w:r>
    </w:p>
    <w:p w14:paraId="6AF844AD" w14:textId="77777777" w:rsidR="00461DF6" w:rsidRPr="00461DF6" w:rsidRDefault="00461DF6" w:rsidP="00461DF6">
      <w:pPr>
        <w:rPr>
          <w:b/>
          <w:bCs/>
        </w:rPr>
      </w:pPr>
      <w:r w:rsidRPr="00461DF6">
        <w:rPr>
          <w:b/>
          <w:bCs/>
        </w:rPr>
        <w:t>6. EBS (</w:t>
      </w:r>
      <w:proofErr w:type="spellStart"/>
      <w:r w:rsidRPr="00461DF6">
        <w:rPr>
          <w:b/>
          <w:bCs/>
        </w:rPr>
        <w:t>새가족</w:t>
      </w:r>
      <w:proofErr w:type="spellEnd"/>
      <w:r w:rsidRPr="00461DF6">
        <w:rPr>
          <w:b/>
          <w:bCs/>
        </w:rPr>
        <w:t xml:space="preserve"> 담당자)</w:t>
      </w:r>
    </w:p>
    <w:p w14:paraId="516F9177" w14:textId="77777777" w:rsidR="00461DF6" w:rsidRPr="00461DF6" w:rsidRDefault="00461DF6" w:rsidP="00461DF6">
      <w:pPr>
        <w:numPr>
          <w:ilvl w:val="0"/>
          <w:numId w:val="13"/>
        </w:numPr>
      </w:pPr>
      <w:r w:rsidRPr="00461DF6">
        <w:rPr>
          <w:b/>
          <w:bCs/>
        </w:rPr>
        <w:t>역할</w:t>
      </w:r>
      <w:r w:rsidRPr="00461DF6">
        <w:t>: 각 순의 새가족을 전담하여 돌보는 청년</w:t>
      </w:r>
    </w:p>
    <w:p w14:paraId="402C5C5F" w14:textId="77777777" w:rsidR="00461DF6" w:rsidRPr="00461DF6" w:rsidRDefault="00461DF6" w:rsidP="00461DF6">
      <w:pPr>
        <w:numPr>
          <w:ilvl w:val="0"/>
          <w:numId w:val="13"/>
        </w:numPr>
      </w:pPr>
      <w:r w:rsidRPr="00461DF6">
        <w:rPr>
          <w:b/>
          <w:bCs/>
        </w:rPr>
        <w:t>인원 구성</w:t>
      </w:r>
      <w:r w:rsidRPr="00461DF6">
        <w:t>:</w:t>
      </w:r>
    </w:p>
    <w:p w14:paraId="00E06FB3" w14:textId="77777777" w:rsidR="00461DF6" w:rsidRPr="00461DF6" w:rsidRDefault="00461DF6" w:rsidP="00461DF6">
      <w:pPr>
        <w:numPr>
          <w:ilvl w:val="1"/>
          <w:numId w:val="13"/>
        </w:numPr>
      </w:pPr>
      <w:r w:rsidRPr="00461DF6">
        <w:t>기본적으로 각 순별 1명</w:t>
      </w:r>
    </w:p>
    <w:p w14:paraId="3D29C892" w14:textId="77777777" w:rsidR="00461DF6" w:rsidRPr="00461DF6" w:rsidRDefault="00461DF6" w:rsidP="00461DF6">
      <w:pPr>
        <w:numPr>
          <w:ilvl w:val="1"/>
          <w:numId w:val="13"/>
        </w:numPr>
      </w:pPr>
      <w:r w:rsidRPr="00461DF6">
        <w:t>새가족이 많은 경우 순별 최대 2명까지 가능</w:t>
      </w:r>
    </w:p>
    <w:p w14:paraId="070058C5" w14:textId="77777777" w:rsidR="00461DF6" w:rsidRPr="00461DF6" w:rsidRDefault="00461DF6" w:rsidP="00461DF6">
      <w:pPr>
        <w:numPr>
          <w:ilvl w:val="0"/>
          <w:numId w:val="13"/>
        </w:numPr>
      </w:pPr>
      <w:r w:rsidRPr="00461DF6">
        <w:rPr>
          <w:b/>
          <w:bCs/>
        </w:rPr>
        <w:t>소속</w:t>
      </w:r>
      <w:r w:rsidRPr="00461DF6">
        <w:t>: 각자 담당하는 순에 소속되어 있음</w:t>
      </w:r>
    </w:p>
    <w:p w14:paraId="335A2056" w14:textId="77777777" w:rsidR="00461DF6" w:rsidRPr="00461DF6" w:rsidRDefault="00461DF6" w:rsidP="00461DF6">
      <w:pPr>
        <w:numPr>
          <w:ilvl w:val="0"/>
          <w:numId w:val="13"/>
        </w:numPr>
      </w:pPr>
      <w:r w:rsidRPr="00461DF6">
        <w:rPr>
          <w:b/>
          <w:bCs/>
        </w:rPr>
        <w:t>담당 업무</w:t>
      </w:r>
      <w:r w:rsidRPr="00461DF6">
        <w:t>: 새가족의 적응과 정착을 위한 전담 케어</w:t>
      </w:r>
    </w:p>
    <w:p w14:paraId="23974182" w14:textId="77777777" w:rsidR="00461DF6" w:rsidRPr="00461DF6" w:rsidRDefault="00461DF6" w:rsidP="00461DF6">
      <w:pPr>
        <w:rPr>
          <w:b/>
          <w:bCs/>
        </w:rPr>
      </w:pPr>
      <w:r w:rsidRPr="00461DF6">
        <w:rPr>
          <w:b/>
          <w:bCs/>
        </w:rPr>
        <w:t>7. 순원 (기존 청년)</w:t>
      </w:r>
    </w:p>
    <w:p w14:paraId="7CB8EFE4" w14:textId="77777777" w:rsidR="00461DF6" w:rsidRPr="00461DF6" w:rsidRDefault="00461DF6" w:rsidP="00461DF6">
      <w:pPr>
        <w:numPr>
          <w:ilvl w:val="0"/>
          <w:numId w:val="14"/>
        </w:numPr>
      </w:pPr>
      <w:r w:rsidRPr="00461DF6">
        <w:rPr>
          <w:b/>
          <w:bCs/>
        </w:rPr>
        <w:t>역할</w:t>
      </w:r>
      <w:r w:rsidRPr="00461DF6">
        <w:t>: 각 순의 팀원으로 활동하는 기존 청년들</w:t>
      </w:r>
    </w:p>
    <w:p w14:paraId="5DD7EB99" w14:textId="77777777" w:rsidR="00461DF6" w:rsidRPr="00461DF6" w:rsidRDefault="00461DF6" w:rsidP="00461DF6">
      <w:pPr>
        <w:numPr>
          <w:ilvl w:val="0"/>
          <w:numId w:val="14"/>
        </w:numPr>
      </w:pPr>
      <w:r w:rsidRPr="00461DF6">
        <w:rPr>
          <w:b/>
          <w:bCs/>
        </w:rPr>
        <w:t>인원 구성</w:t>
      </w:r>
      <w:r w:rsidRPr="00461DF6">
        <w:t>: 각 순별 최소 2명 이상</w:t>
      </w:r>
    </w:p>
    <w:p w14:paraId="3F762A78" w14:textId="77777777" w:rsidR="00461DF6" w:rsidRPr="00461DF6" w:rsidRDefault="00461DF6" w:rsidP="00461DF6">
      <w:pPr>
        <w:numPr>
          <w:ilvl w:val="0"/>
          <w:numId w:val="14"/>
        </w:numPr>
      </w:pPr>
      <w:r w:rsidRPr="00461DF6">
        <w:rPr>
          <w:b/>
          <w:bCs/>
        </w:rPr>
        <w:t>소속</w:t>
      </w:r>
      <w:r w:rsidRPr="00461DF6">
        <w:t>: 각자 속한 국, 그룹, 순에 소속</w:t>
      </w:r>
    </w:p>
    <w:p w14:paraId="334807EC" w14:textId="77777777" w:rsidR="00461DF6" w:rsidRPr="00461DF6" w:rsidRDefault="00461DF6" w:rsidP="00461DF6">
      <w:pPr>
        <w:numPr>
          <w:ilvl w:val="0"/>
          <w:numId w:val="14"/>
        </w:numPr>
      </w:pPr>
      <w:r w:rsidRPr="00461DF6">
        <w:rPr>
          <w:b/>
          <w:bCs/>
        </w:rPr>
        <w:lastRenderedPageBreak/>
        <w:t>구성</w:t>
      </w:r>
      <w:r w:rsidRPr="00461DF6">
        <w:t>:</w:t>
      </w:r>
    </w:p>
    <w:p w14:paraId="6D64C9C4" w14:textId="77777777" w:rsidR="00461DF6" w:rsidRPr="00461DF6" w:rsidRDefault="00461DF6" w:rsidP="00461DF6">
      <w:pPr>
        <w:numPr>
          <w:ilvl w:val="1"/>
          <w:numId w:val="14"/>
        </w:numPr>
      </w:pPr>
      <w:r w:rsidRPr="00461DF6">
        <w:t>활발히 참여하는 기존 청년</w:t>
      </w:r>
    </w:p>
    <w:p w14:paraId="4E9D46A9" w14:textId="77777777" w:rsidR="00461DF6" w:rsidRPr="00461DF6" w:rsidRDefault="00461DF6" w:rsidP="00461DF6">
      <w:pPr>
        <w:numPr>
          <w:ilvl w:val="1"/>
          <w:numId w:val="14"/>
        </w:numPr>
      </w:pPr>
      <w:r w:rsidRPr="00461DF6">
        <w:t>단기결석자 (일시적 결석)</w:t>
      </w:r>
    </w:p>
    <w:p w14:paraId="02AC8EF3" w14:textId="77777777" w:rsidR="00461DF6" w:rsidRPr="00461DF6" w:rsidRDefault="00461DF6" w:rsidP="00461DF6">
      <w:pPr>
        <w:numPr>
          <w:ilvl w:val="1"/>
          <w:numId w:val="14"/>
        </w:numPr>
      </w:pPr>
      <w:r w:rsidRPr="00461DF6">
        <w:t>장기결석자 (지속적 결석이지만 여전히 소속 유지)</w:t>
      </w:r>
    </w:p>
    <w:p w14:paraId="30F4B3AE" w14:textId="77777777" w:rsidR="00461DF6" w:rsidRPr="00461DF6" w:rsidRDefault="00461DF6" w:rsidP="00461DF6">
      <w:pPr>
        <w:rPr>
          <w:b/>
          <w:bCs/>
        </w:rPr>
      </w:pPr>
      <w:r w:rsidRPr="00461DF6">
        <w:rPr>
          <w:b/>
          <w:bCs/>
        </w:rPr>
        <w:t xml:space="preserve">8. </w:t>
      </w:r>
      <w:proofErr w:type="spellStart"/>
      <w:r w:rsidRPr="00461DF6">
        <w:rPr>
          <w:b/>
          <w:bCs/>
        </w:rPr>
        <w:t>새가족</w:t>
      </w:r>
      <w:proofErr w:type="spellEnd"/>
    </w:p>
    <w:p w14:paraId="369DE4EB" w14:textId="77777777" w:rsidR="00461DF6" w:rsidRPr="00461DF6" w:rsidRDefault="00461DF6" w:rsidP="00461DF6">
      <w:pPr>
        <w:numPr>
          <w:ilvl w:val="0"/>
          <w:numId w:val="15"/>
        </w:numPr>
      </w:pPr>
      <w:r w:rsidRPr="00461DF6">
        <w:rPr>
          <w:b/>
          <w:bCs/>
        </w:rPr>
        <w:t>역할</w:t>
      </w:r>
      <w:r w:rsidRPr="00461DF6">
        <w:t>: 청년회에 새로 등록한 청년들</w:t>
      </w:r>
    </w:p>
    <w:p w14:paraId="6263D985" w14:textId="77777777" w:rsidR="00461DF6" w:rsidRPr="00461DF6" w:rsidRDefault="00461DF6" w:rsidP="00461DF6">
      <w:pPr>
        <w:numPr>
          <w:ilvl w:val="0"/>
          <w:numId w:val="15"/>
        </w:numPr>
      </w:pPr>
      <w:r w:rsidRPr="00461DF6">
        <w:rPr>
          <w:b/>
          <w:bCs/>
        </w:rPr>
        <w:t>인원 구성</w:t>
      </w:r>
      <w:r w:rsidRPr="00461DF6">
        <w:t xml:space="preserve">: 각 </w:t>
      </w:r>
      <w:proofErr w:type="spellStart"/>
      <w:r w:rsidRPr="00461DF6">
        <w:t>순별로</w:t>
      </w:r>
      <w:proofErr w:type="spellEnd"/>
      <w:r w:rsidRPr="00461DF6">
        <w:t xml:space="preserve"> 존재할 수도, 존재하지 않을 수도 있음</w:t>
      </w:r>
    </w:p>
    <w:p w14:paraId="2B9CAE77" w14:textId="77777777" w:rsidR="00461DF6" w:rsidRPr="00461DF6" w:rsidRDefault="00461DF6" w:rsidP="00461DF6">
      <w:pPr>
        <w:numPr>
          <w:ilvl w:val="0"/>
          <w:numId w:val="15"/>
        </w:numPr>
      </w:pPr>
      <w:r w:rsidRPr="00461DF6">
        <w:rPr>
          <w:b/>
          <w:bCs/>
        </w:rPr>
        <w:t>소속</w:t>
      </w:r>
      <w:r w:rsidRPr="00461DF6">
        <w:t>: 배정받은 국, 그룹, 순에 소속</w:t>
      </w:r>
    </w:p>
    <w:p w14:paraId="34DDDB54" w14:textId="77777777" w:rsidR="00461DF6" w:rsidRPr="00461DF6" w:rsidRDefault="00461DF6" w:rsidP="00461DF6">
      <w:pPr>
        <w:numPr>
          <w:ilvl w:val="0"/>
          <w:numId w:val="15"/>
        </w:numPr>
      </w:pPr>
      <w:r w:rsidRPr="00461DF6">
        <w:rPr>
          <w:b/>
          <w:bCs/>
        </w:rPr>
        <w:t>특징</w:t>
      </w:r>
      <w:r w:rsidRPr="00461DF6">
        <w:t>: EBS의 전담 케어를 받으며 청년회 적응 과정 중</w:t>
      </w:r>
    </w:p>
    <w:p w14:paraId="3E340606" w14:textId="77777777" w:rsidR="00461DF6" w:rsidRPr="00461DF6" w:rsidRDefault="00461DF6" w:rsidP="00461DF6">
      <w:pPr>
        <w:rPr>
          <w:b/>
          <w:bCs/>
        </w:rPr>
      </w:pPr>
      <w:r w:rsidRPr="00461DF6">
        <w:rPr>
          <w:b/>
          <w:bCs/>
        </w:rPr>
        <w:t>조직의 특징</w:t>
      </w:r>
    </w:p>
    <w:p w14:paraId="6CD7EC38" w14:textId="77777777" w:rsidR="00461DF6" w:rsidRPr="00461DF6" w:rsidRDefault="00461DF6" w:rsidP="00461DF6">
      <w:r w:rsidRPr="00461DF6">
        <w:rPr>
          <w:b/>
          <w:bCs/>
        </w:rPr>
        <w:t>계층적 구조</w:t>
      </w:r>
      <w:r w:rsidRPr="00461DF6">
        <w:t xml:space="preserve">: 교역자 → 회장단 → </w:t>
      </w:r>
      <w:proofErr w:type="spellStart"/>
      <w:r w:rsidRPr="00461DF6">
        <w:t>국장단</w:t>
      </w:r>
      <w:proofErr w:type="spellEnd"/>
      <w:r w:rsidRPr="00461DF6">
        <w:t xml:space="preserve"> → 그룹장단 → 순장 → 순원의 명확한 위계 구조</w:t>
      </w:r>
    </w:p>
    <w:p w14:paraId="328E0A98" w14:textId="77777777" w:rsidR="00461DF6" w:rsidRPr="00461DF6" w:rsidRDefault="00461DF6" w:rsidP="00461DF6">
      <w:r w:rsidRPr="00461DF6">
        <w:rPr>
          <w:b/>
          <w:bCs/>
        </w:rPr>
        <w:t>체계적 관리</w:t>
      </w:r>
      <w:r w:rsidRPr="00461DF6">
        <w:t>: 전체 청년을 연령대별 국 → 그룹 → 순으로 세분화하여 효율적으로 관리</w:t>
      </w:r>
    </w:p>
    <w:p w14:paraId="0E393294" w14:textId="77777777" w:rsidR="00461DF6" w:rsidRPr="00461DF6" w:rsidRDefault="00461DF6" w:rsidP="00461DF6">
      <w:proofErr w:type="spellStart"/>
      <w:r w:rsidRPr="00461DF6">
        <w:rPr>
          <w:b/>
          <w:bCs/>
        </w:rPr>
        <w:t>새가족</w:t>
      </w:r>
      <w:proofErr w:type="spellEnd"/>
      <w:r w:rsidRPr="00461DF6">
        <w:rPr>
          <w:b/>
          <w:bCs/>
        </w:rPr>
        <w:t xml:space="preserve"> 중심</w:t>
      </w:r>
      <w:r w:rsidRPr="00461DF6">
        <w:t xml:space="preserve">: EBS 시스템을 통해 새가족을 별도로 관리하는 </w:t>
      </w:r>
      <w:proofErr w:type="spellStart"/>
      <w:r w:rsidRPr="00461DF6">
        <w:t>새가족</w:t>
      </w:r>
      <w:proofErr w:type="spellEnd"/>
      <w:r w:rsidRPr="00461DF6">
        <w:t xml:space="preserve"> 친화적 구조</w:t>
      </w:r>
    </w:p>
    <w:p w14:paraId="43560493" w14:textId="77777777" w:rsidR="00461DF6" w:rsidRPr="00461DF6" w:rsidRDefault="00461DF6" w:rsidP="00461DF6">
      <w:r w:rsidRPr="00461DF6">
        <w:rPr>
          <w:b/>
          <w:bCs/>
        </w:rPr>
        <w:t>포용적 접근</w:t>
      </w:r>
      <w:r w:rsidRPr="00461DF6">
        <w:t>: 단기/장기 결석자까지 포함하여 모든 청년을 조직 내에서 관리</w:t>
      </w:r>
    </w:p>
    <w:p w14:paraId="55FA46B4" w14:textId="77777777" w:rsidR="00461DF6" w:rsidRPr="00461DF6" w:rsidRDefault="00461DF6" w:rsidP="00461DF6">
      <w:r w:rsidRPr="00461DF6">
        <w:rPr>
          <w:b/>
          <w:bCs/>
        </w:rPr>
        <w:t>규모 산정</w:t>
      </w:r>
      <w:r w:rsidRPr="00461DF6">
        <w:t>:</w:t>
      </w:r>
    </w:p>
    <w:p w14:paraId="7D775648" w14:textId="77777777" w:rsidR="00461DF6" w:rsidRPr="00461DF6" w:rsidRDefault="00461DF6" w:rsidP="00461DF6">
      <w:pPr>
        <w:numPr>
          <w:ilvl w:val="0"/>
          <w:numId w:val="16"/>
        </w:numPr>
      </w:pPr>
      <w:r w:rsidRPr="00461DF6">
        <w:t>5개국 × 3</w:t>
      </w:r>
      <w:del w:id="0" w:author="Unknown">
        <w:r w:rsidRPr="00461DF6">
          <w:delText>4개그룹 × 3</w:delText>
        </w:r>
      </w:del>
      <w:r w:rsidRPr="00461DF6">
        <w:t>4개순 = 총 45~80개 순으로 구성</w:t>
      </w:r>
    </w:p>
    <w:p w14:paraId="663601C3" w14:textId="77777777" w:rsidR="00461DF6" w:rsidRPr="00461DF6" w:rsidRDefault="00461DF6" w:rsidP="00461DF6">
      <w:pPr>
        <w:numPr>
          <w:ilvl w:val="0"/>
          <w:numId w:val="16"/>
        </w:numPr>
      </w:pPr>
      <w:r w:rsidRPr="00461DF6">
        <w:t>각 순별 최소 3명(순장+EBS+순원) 이상으로 전체 135~240명 규모</w:t>
      </w:r>
    </w:p>
    <w:p w14:paraId="40EE8E8D" w14:textId="77777777" w:rsidR="00461DF6" w:rsidRPr="00461DF6" w:rsidRDefault="00461DF6" w:rsidP="00461DF6">
      <w:pPr>
        <w:numPr>
          <w:ilvl w:val="0"/>
          <w:numId w:val="16"/>
        </w:numPr>
      </w:pPr>
      <w:r w:rsidRPr="00461DF6">
        <w:t>리더 비율: 전체 인원의 약 30~40% (</w:t>
      </w:r>
      <w:proofErr w:type="spellStart"/>
      <w:r w:rsidRPr="00461DF6">
        <w:t>국장단</w:t>
      </w:r>
      <w:proofErr w:type="spellEnd"/>
      <w:r w:rsidRPr="00461DF6">
        <w:t>, 그룹장단, 순장, EBS 포함)</w:t>
      </w:r>
    </w:p>
    <w:p w14:paraId="1ADF829A" w14:textId="77777777" w:rsidR="00461DF6" w:rsidRPr="00461DF6" w:rsidRDefault="00461DF6" w:rsidP="00461DF6">
      <w:r w:rsidRPr="00461DF6">
        <w:rPr>
          <w:b/>
          <w:bCs/>
        </w:rPr>
        <w:t>소속 원칙</w:t>
      </w:r>
      <w:r w:rsidRPr="00461DF6">
        <w:t xml:space="preserve">: 교역자를 제외한 모든 구성원은 반드시 특정 국, 그룹, 순에 소속되며, 리더 역할을 맡은 경우에도 자신의 소속 순에서 </w:t>
      </w:r>
      <w:proofErr w:type="spellStart"/>
      <w:r w:rsidRPr="00461DF6">
        <w:t>순원으로서의</w:t>
      </w:r>
      <w:proofErr w:type="spellEnd"/>
      <w:r w:rsidRPr="00461DF6">
        <w:t xml:space="preserve"> 역할을 동시에 수행</w:t>
      </w:r>
    </w:p>
    <w:p w14:paraId="629E03C5" w14:textId="77777777" w:rsidR="00A347CF" w:rsidRDefault="00A347CF"/>
    <w:p w14:paraId="7779AF6E" w14:textId="77777777" w:rsidR="00E42606" w:rsidRDefault="00E42606"/>
    <w:p w14:paraId="099B5F45" w14:textId="6C9C1C8C" w:rsidR="00E42606" w:rsidRDefault="00E42606">
      <w:r>
        <w:rPr>
          <w:rFonts w:hint="eastAsia"/>
        </w:rPr>
        <w:t>출석</w:t>
      </w:r>
      <w:r w:rsidR="0003524C">
        <w:rPr>
          <w:rFonts w:hint="eastAsia"/>
        </w:rPr>
        <w:t xml:space="preserve"> 정도</w:t>
      </w:r>
      <w:r>
        <w:rPr>
          <w:rFonts w:hint="eastAsia"/>
        </w:rPr>
        <w:t xml:space="preserve">에 따라 </w:t>
      </w:r>
      <w:proofErr w:type="spellStart"/>
      <w:r>
        <w:rPr>
          <w:rFonts w:hint="eastAsia"/>
        </w:rPr>
        <w:t>구분값이</w:t>
      </w:r>
      <w:proofErr w:type="spellEnd"/>
      <w:r>
        <w:rPr>
          <w:rFonts w:hint="eastAsia"/>
        </w:rPr>
        <w:t xml:space="preserve"> 다름</w:t>
      </w:r>
    </w:p>
    <w:p w14:paraId="2D46BF30" w14:textId="5438F170" w:rsidR="00E42606" w:rsidRDefault="009E4F72" w:rsidP="009E4F72">
      <w:pPr>
        <w:pStyle w:val="a6"/>
        <w:numPr>
          <w:ilvl w:val="0"/>
          <w:numId w:val="17"/>
        </w:numPr>
      </w:pPr>
      <w:r>
        <w:rPr>
          <w:rFonts w:hint="eastAsia"/>
        </w:rPr>
        <w:t>매주 주일 예배 참석</w:t>
      </w:r>
    </w:p>
    <w:p w14:paraId="5695A890" w14:textId="12E01E6B" w:rsidR="009E4F72" w:rsidRDefault="009E4F72" w:rsidP="009E4F72">
      <w:pPr>
        <w:pStyle w:val="a6"/>
        <w:numPr>
          <w:ilvl w:val="0"/>
          <w:numId w:val="17"/>
        </w:numPr>
      </w:pPr>
      <w:r>
        <w:rPr>
          <w:rFonts w:hint="eastAsia"/>
        </w:rPr>
        <w:t>1주, 2주 정도 가끔씩 예배 불참석</w:t>
      </w:r>
    </w:p>
    <w:p w14:paraId="65D75C3D" w14:textId="1AA39812" w:rsidR="009E4F72" w:rsidRDefault="00AE4A0F" w:rsidP="009E4F72">
      <w:pPr>
        <w:pStyle w:val="a6"/>
        <w:numPr>
          <w:ilvl w:val="0"/>
          <w:numId w:val="17"/>
        </w:numPr>
      </w:pPr>
      <w:r>
        <w:rPr>
          <w:rFonts w:hint="eastAsia"/>
        </w:rPr>
        <w:lastRenderedPageBreak/>
        <w:t>4주동안 예배 불참석</w:t>
      </w:r>
    </w:p>
    <w:p w14:paraId="54429C4D" w14:textId="6642AD8F" w:rsidR="00AE4A0F" w:rsidRDefault="00AE4A0F" w:rsidP="009E4F72">
      <w:pPr>
        <w:pStyle w:val="a6"/>
        <w:numPr>
          <w:ilvl w:val="0"/>
          <w:numId w:val="17"/>
        </w:numPr>
      </w:pPr>
      <w:r>
        <w:rPr>
          <w:rFonts w:hint="eastAsia"/>
        </w:rPr>
        <w:t>12주 이상 예배 불참석</w:t>
      </w:r>
    </w:p>
    <w:p w14:paraId="7C4026D3" w14:textId="5B38F2CB" w:rsidR="00AE4A0F" w:rsidRPr="0003524C" w:rsidRDefault="005F544D" w:rsidP="009E4F72">
      <w:pPr>
        <w:pStyle w:val="a6"/>
        <w:numPr>
          <w:ilvl w:val="0"/>
          <w:numId w:val="17"/>
        </w:numPr>
        <w:rPr>
          <w:rFonts w:hint="eastAsia"/>
        </w:rPr>
      </w:pPr>
      <w:r>
        <w:rPr>
          <w:rFonts w:hint="eastAsia"/>
        </w:rPr>
        <w:t xml:space="preserve">올해 </w:t>
      </w:r>
      <w:proofErr w:type="gramStart"/>
      <w:r>
        <w:rPr>
          <w:rFonts w:hint="eastAsia"/>
        </w:rPr>
        <w:t>한번도</w:t>
      </w:r>
      <w:proofErr w:type="gramEnd"/>
      <w:r>
        <w:rPr>
          <w:rFonts w:hint="eastAsia"/>
        </w:rPr>
        <w:t xml:space="preserve"> 예배 불참석</w:t>
      </w:r>
    </w:p>
    <w:sectPr w:rsidR="00AE4A0F" w:rsidRPr="0003524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F58FB"/>
    <w:multiLevelType w:val="multilevel"/>
    <w:tmpl w:val="DF02D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B310DAC"/>
    <w:multiLevelType w:val="multilevel"/>
    <w:tmpl w:val="431A9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395D23"/>
    <w:multiLevelType w:val="multilevel"/>
    <w:tmpl w:val="81307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BC22707"/>
    <w:multiLevelType w:val="multilevel"/>
    <w:tmpl w:val="C538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D7190A"/>
    <w:multiLevelType w:val="multilevel"/>
    <w:tmpl w:val="82C43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6029C6"/>
    <w:multiLevelType w:val="multilevel"/>
    <w:tmpl w:val="A3EAF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4E4464"/>
    <w:multiLevelType w:val="multilevel"/>
    <w:tmpl w:val="D16A7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90F5F3C"/>
    <w:multiLevelType w:val="hybridMultilevel"/>
    <w:tmpl w:val="26005686"/>
    <w:lvl w:ilvl="0" w:tplc="AACE2F7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2B062DDB"/>
    <w:multiLevelType w:val="multilevel"/>
    <w:tmpl w:val="B9BCD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C1C6562"/>
    <w:multiLevelType w:val="multilevel"/>
    <w:tmpl w:val="47667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9860CF"/>
    <w:multiLevelType w:val="multilevel"/>
    <w:tmpl w:val="69E84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3F70AAF"/>
    <w:multiLevelType w:val="multilevel"/>
    <w:tmpl w:val="F71A4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4033453"/>
    <w:multiLevelType w:val="multilevel"/>
    <w:tmpl w:val="093A6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A873ACC"/>
    <w:multiLevelType w:val="multilevel"/>
    <w:tmpl w:val="D1509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522973"/>
    <w:multiLevelType w:val="multilevel"/>
    <w:tmpl w:val="C9A45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7DF35DB"/>
    <w:multiLevelType w:val="multilevel"/>
    <w:tmpl w:val="90F81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D74ADF"/>
    <w:multiLevelType w:val="multilevel"/>
    <w:tmpl w:val="39B8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96585612">
    <w:abstractNumId w:val="3"/>
  </w:num>
  <w:num w:numId="2" w16cid:durableId="943613972">
    <w:abstractNumId w:val="1"/>
  </w:num>
  <w:num w:numId="3" w16cid:durableId="1613972893">
    <w:abstractNumId w:val="4"/>
  </w:num>
  <w:num w:numId="4" w16cid:durableId="954557737">
    <w:abstractNumId w:val="13"/>
  </w:num>
  <w:num w:numId="5" w16cid:durableId="1333099997">
    <w:abstractNumId w:val="5"/>
  </w:num>
  <w:num w:numId="6" w16cid:durableId="1158576223">
    <w:abstractNumId w:val="15"/>
  </w:num>
  <w:num w:numId="7" w16cid:durableId="3099745">
    <w:abstractNumId w:val="9"/>
  </w:num>
  <w:num w:numId="8" w16cid:durableId="846334674">
    <w:abstractNumId w:val="6"/>
  </w:num>
  <w:num w:numId="9" w16cid:durableId="1312564135">
    <w:abstractNumId w:val="14"/>
  </w:num>
  <w:num w:numId="10" w16cid:durableId="308563145">
    <w:abstractNumId w:val="16"/>
  </w:num>
  <w:num w:numId="11" w16cid:durableId="369301242">
    <w:abstractNumId w:val="0"/>
  </w:num>
  <w:num w:numId="12" w16cid:durableId="904022929">
    <w:abstractNumId w:val="8"/>
  </w:num>
  <w:num w:numId="13" w16cid:durableId="1683900177">
    <w:abstractNumId w:val="10"/>
  </w:num>
  <w:num w:numId="14" w16cid:durableId="1758281517">
    <w:abstractNumId w:val="2"/>
  </w:num>
  <w:num w:numId="15" w16cid:durableId="1929996393">
    <w:abstractNumId w:val="12"/>
  </w:num>
  <w:num w:numId="16" w16cid:durableId="831214236">
    <w:abstractNumId w:val="11"/>
  </w:num>
  <w:num w:numId="17" w16cid:durableId="119892779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DF6"/>
    <w:rsid w:val="0003524C"/>
    <w:rsid w:val="000971F7"/>
    <w:rsid w:val="00461DF6"/>
    <w:rsid w:val="005F544D"/>
    <w:rsid w:val="00812CAE"/>
    <w:rsid w:val="009C29B3"/>
    <w:rsid w:val="009E4F72"/>
    <w:rsid w:val="00A347CF"/>
    <w:rsid w:val="00A514EB"/>
    <w:rsid w:val="00AE4A0F"/>
    <w:rsid w:val="00C44111"/>
    <w:rsid w:val="00DA158D"/>
    <w:rsid w:val="00E42606"/>
    <w:rsid w:val="00F52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CF425"/>
  <w15:chartTrackingRefBased/>
  <w15:docId w15:val="{803E7E81-3E6D-4871-BC33-B33E46812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61DF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61D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61DF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61DF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61DF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61DF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61DF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61DF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61DF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61DF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61DF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61DF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61DF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61DF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61DF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61DF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61DF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61DF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61DF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61D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61DF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61DF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61D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61DF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61DF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61DF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61D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61DF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61D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246</Words>
  <Characters>1407</Characters>
  <Application>Microsoft Office Word</Application>
  <DocSecurity>0</DocSecurity>
  <Lines>11</Lines>
  <Paragraphs>3</Paragraphs>
  <ScaleCrop>false</ScaleCrop>
  <Company/>
  <LinksUpToDate>false</LinksUpToDate>
  <CharactersWithSpaces>1650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운비 김</dc:creator>
  <cp:keywords/>
  <dc:description/>
  <cp:lastModifiedBy>운비 김</cp:lastModifiedBy>
  <cp:revision>6</cp:revision>
  <dcterms:created xsi:type="dcterms:W3CDTF">2025-07-28T10:17:00Z</dcterms:created>
  <dcterms:modified xsi:type="dcterms:W3CDTF">2025-08-03T12:02:00Z</dcterms:modified>
</cp:coreProperties>
</file>